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Original text </w:t>
      </w:r>
      <w:ins w:id="1" w:author="Alice" w:date="2026-05-02T10:00:00Z">
        <w:r>
          <w:t>inserted words</w:t>
        </w:r>
      </w:ins>
      <w:r>
        <w:t xml:space="preserve"> after insertion.</w:t>
      </w:r>
    </w:p>
    <w:p>
      <w:r>
        <w:t xml:space="preserve">Keep this </w:t>
      </w:r>
      <w:del w:id="2" w:author="Bob" w:date="2026-05-02T11:00:00Z">
        <w:r>
          <w:delText>deleted text</w:delText>
        </w:r>
      </w:del>
      <w:r>
        <w:t xml:space="preserve"> and this.</w:t>
      </w:r>
    </w:p>
    <w:p>
      <w:r>
        <w:rPr>
          <w:b/>
          <w:rPrChange w:id="3" w:author="Alice" w:date="2026-05-02T10:00:00Z">
            <w:rPr/>
          </w:rPrChange>
        </w:rPr>
        <w:t>Bold text (was normal).</w:t>
      </w:r>
    </w:p>
    <w:p>
      <w:pPr>
        <w:jc w:val="center"/>
        <w:pPrChange w:id="4" w:author="Bob" w:date="2026-05-02T11:00:00Z">
          <w:pPr/>
        </w:pPrChange>
      </w:pPr>
      <w:r>
        <w:t>Centered text (was left-aligned).</w:t>
      </w:r>
    </w:p>
    <w:sectPr>
      <w:pgSz w:w="12240" w:h="15840"/>
      <w:pgMar w:top="1440" w:right="1440" w:bottom="1440" w:left="1440" w:header="720" w:footer="720" w:gutter="0"/>
    </w:sectPr>
  </w:body>
</w:document>
</file>